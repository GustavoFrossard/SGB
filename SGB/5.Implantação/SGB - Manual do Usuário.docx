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57500" cy="2857500"/>
            <wp:effectExtent b="0" l="0" r="0" t="0"/>
            <wp:docPr descr="Resultado de imagem para análise e desenvolvimento de sistemas" id="15" name="image4.png"/>
            <a:graphic>
              <a:graphicData uri="http://schemas.openxmlformats.org/drawingml/2006/picture">
                <pic:pic>
                  <pic:nvPicPr>
                    <pic:cNvPr descr="Resultado de imagem para análise e desenvolvimento de sistema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184"/>
        </w:tabs>
        <w:jc w:val="center"/>
        <w:rPr>
          <w:i w:val="1"/>
          <w:iCs w:val="1"/>
        </w:rPr>
      </w:pPr>
      <w:bookmarkStart w:colFirst="0" w:colLast="0" w:name="_refwkgrnz0pv" w:id="0"/>
      <w:bookmarkEnd w:id="0"/>
      <w:r w:rsidDel="00000000" w:rsidR="00000000" w:rsidRPr="00000000">
        <w:rPr>
          <w:i w:val="1"/>
          <w:iCs w:val="1"/>
          <w:color w:val="0000ff"/>
          <w:rtl w:val="0"/>
        </w:rPr>
        <w:t xml:space="preserve">[A figura a cima serve de modelo para templates. Para clientes, alterar com a marca do cliente]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Manual do Utilizador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Versão &lt;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1.0.0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1112439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11124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  <w:t xml:space="preserve">&lt;SGB&gt; - &lt;Sistema de Gerenciamento de Biblioteca&gt;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98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1.0.0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Primeira versão do manual do usuário, mostrando as funcionalidade do sistema atualmente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Juliano Vasques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Thiago Maschietto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20650960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p3bjdo7qe8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jax6y3k7d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Como está organizado o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zt7ek5y0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Funcionalidades gerais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sbp1lh5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Funcionalidades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rmfr4kan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glossário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ind w:left="0" w:firstLine="0"/>
        <w:rPr/>
      </w:pPr>
      <w:bookmarkStart w:colFirst="0" w:colLast="0" w:name="_p3bjdo7qe8o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 xml:space="preserve">O Manual do Usuário visa instruir as pessoas que usarem o sistema, tanto para usuários, bibliotecários e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yjax6y3k7din" w:id="2"/>
      <w:bookmarkEnd w:id="2"/>
      <w:r w:rsidDel="00000000" w:rsidR="00000000" w:rsidRPr="00000000">
        <w:rPr>
          <w:rtl w:val="0"/>
        </w:rPr>
        <w:t xml:space="preserve">Como está organizado o manual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  <w:t xml:space="preserve">O manual está organizado em, funcionalidades gerais do sistema, mostrando principais características do sistema, funcionalidade gerais do sistema, mostrando como o sistema funcionará para os três perfis presentes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1mzt7ek5y0d8" w:id="3"/>
      <w:bookmarkEnd w:id="3"/>
      <w:r w:rsidDel="00000000" w:rsidR="00000000" w:rsidRPr="00000000">
        <w:rPr>
          <w:rtl w:val="0"/>
        </w:rPr>
        <w:t xml:space="preserve">Funcionalidades gerais do sistema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O sistema é um </w:t>
      </w:r>
      <w:r w:rsidDel="00000000" w:rsidR="00000000" w:rsidRPr="00000000">
        <w:rPr>
          <w:rtl w:val="0"/>
        </w:rPr>
        <w:t xml:space="preserve">CRUD de biblioteca</w:t>
      </w:r>
      <w:r w:rsidDel="00000000" w:rsidR="00000000" w:rsidRPr="00000000">
        <w:rPr>
          <w:rtl w:val="0"/>
        </w:rPr>
        <w:t xml:space="preserve"> que permite a gestão de usuários, livros, gêneros literários e empréstimos, oferecendo diferentes níveis de acesso conforme o perfil do usuário.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 seguir, uma descrição detalhada das principais funcionalidades: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Auto cadastro e login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Usuários com perfil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 podem se cadastrar diretamente no sistema fornecendo nome, e-mail e senha.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Usuários com perfil </w:t>
      </w:r>
      <w:r w:rsidDel="00000000" w:rsidR="00000000" w:rsidRPr="00000000">
        <w:rPr>
          <w:rtl w:val="0"/>
        </w:rPr>
        <w:t xml:space="preserve">BIBLIOTECARIO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devem ser cadastrados por um administrador ou bibliotecário.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Todos os usuários podem fazer login utilizando e-mail e senha válidos.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Consultar livros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Permite buscar livros disponíveis no acervo.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Filtros disponíveis incluem gênero, título, autor e disponibilidade.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Exibe informações detalhadas de cada livro, como título, autor, gênero, quantidade disponível e status do empréstimo.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empréstimos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Usuários podem criar empréstimos de livros disponíveis: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somente para si mesmo.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BIBLIOTECARIO / ADMIN</w:t>
      </w:r>
      <w:r w:rsidDel="00000000" w:rsidR="00000000" w:rsidRPr="00000000">
        <w:rPr>
          <w:rtl w:val="0"/>
        </w:rPr>
        <w:t xml:space="preserve">: para qualquer usuário.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Permite visualizar, editar ou excluir empréstimos conforme o perfil.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Notificações de sucesso ou de prazo de devolução podem ser exibidas.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Gerenciar cadastro de usuários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Criação, edição, listagem e exclusão de usuários do sistema.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Permite definir o perfil de cada usuário: USUARIO, BIBLIOTECARIO ou ADMIN.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Controle de acesso garante que cada usuário veja apenas o que é permitido ao seu perfil.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Gerenciar acervo de livros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Adicionar novos livros ao acervo.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Editar informações de livros existentes, como título, autor, gênero e quantidade.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Remover livros do sistema quando necessário.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Controle de disponibilidade automático baseado nos empréstimos ativos.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Gerenciar gêneros literários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Adicionar, editar ou remover gêneros.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Associar livros a gêneros específicos.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Consultar a lista de gêneros disponíveis para facilitar busca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b9sbp1lh5eu" w:id="4"/>
      <w:bookmarkEnd w:id="4"/>
      <w:r w:rsidDel="00000000" w:rsidR="00000000" w:rsidRPr="00000000">
        <w:rPr>
          <w:rtl w:val="0"/>
        </w:rPr>
        <w:t xml:space="preserve">Funcionalidades do sistema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Cadastro de usuários (auto cadastro para USUARIO)</w:t>
        <w:br w:type="textWrapping"/>
        <w:t xml:space="preserve">Ao acessar a tela inicial, clicar em “Clique Aqui”.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81133" cy="3525664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133" cy="352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Em seguida, preencher campos e clicar em Cadastrar.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52508" cy="44103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508" cy="4410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no sistema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Preencher email e senha. Usuários com perfis de acesso de Administrador e Bibliotecário não podem se auto cadastrar. Algum administrador ou bibliotecário deve gerar o cadastro.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81133" cy="3525664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133" cy="3525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livros no acervo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Acessar o menu Livros.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200333" cy="19764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333" cy="19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Pesquisar livros por gênero, título ou disponibilidade</w:t>
        <w:br w:type="textWrapping"/>
        <w:t xml:space="preserve">Utilizar os filtros.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686743" cy="673197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743" cy="673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detalhes de livros</w:t>
        <w:br w:type="textWrapping"/>
        <w:t xml:space="preserve">Ao clicar em um Livro é possível ver seus detalhes.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3070410" cy="2474659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0410" cy="247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empréstimos de livros</w:t>
        <w:br w:type="textWrapping"/>
        <w:t xml:space="preserve">Clicando em Emprestar, adivinha o que acontece…</w:t>
        <w:br w:type="textWrapping"/>
        <w:t xml:space="preserve">Você cria o Empréstimo.</w:t>
        <w:br w:type="textWrapping"/>
      </w:r>
      <w:r w:rsidDel="00000000" w:rsidR="00000000" w:rsidRPr="00000000">
        <w:rPr/>
        <w:drawing>
          <wp:inline distB="114300" distT="114300" distL="114300" distR="114300">
            <wp:extent cx="4714875" cy="3390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Usuários com perfil de Administrador e Bibliotecário podem criar Empréstimos para outros Usuários.</w:t>
        <w:br w:type="textWrapping"/>
        <w:t xml:space="preserve">Usuários com perfil de Usuário só pode criar um Empréstimo para si mesmo.</w:t>
        <w:br w:type="textWrapping"/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empréstimos (próprios se usuário não for administrador ou bibliotecário)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620840" cy="1496784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840" cy="1496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Receber Empréstimos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Na tela de Empréstimo é possível clicar em um Empréstimo para recebê-lo.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43058" cy="3247054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058" cy="3247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Selecionar a data de entrega e Salvar.</w:t>
        <w:br w:type="textWrapping"/>
      </w:r>
      <w:r w:rsidDel="00000000" w:rsidR="00000000" w:rsidRPr="00000000">
        <w:rPr/>
        <w:drawing>
          <wp:inline distB="114300" distT="114300" distL="114300" distR="114300">
            <wp:extent cx="4171633" cy="3644091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633" cy="3644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00183" cy="368140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183" cy="368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usuários (criar, listar, editar, excluir) - apenas para Administrador e Bibliotecário.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572443" cy="14842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443" cy="1484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72075" cy="51911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livros (adicionar, editar, remover) - Apenas Administrador e Bibliotecário</w:t>
        <w:br w:type="textWrapping"/>
      </w:r>
      <w:r w:rsidDel="00000000" w:rsidR="00000000" w:rsidRPr="00000000">
        <w:rPr/>
        <w:drawing>
          <wp:inline distB="114300" distT="114300" distL="114300" distR="114300">
            <wp:extent cx="4740674" cy="336684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674" cy="336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752658" cy="3473394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658" cy="347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Gerenciar gêneros literários (adicionar, editar, remover)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162233" cy="233989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233" cy="233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277177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2476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5lrmfr4kanps" w:id="5"/>
      <w:bookmarkEnd w:id="5"/>
      <w:r w:rsidDel="00000000" w:rsidR="00000000" w:rsidRPr="00000000">
        <w:rPr>
          <w:rtl w:val="0"/>
        </w:rPr>
        <w:t xml:space="preserve">glossário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Não se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7728"/>
        <w:tblGridChange w:id="0">
          <w:tblGrid>
            <w:gridCol w:w="2050"/>
            <w:gridCol w:w="7728"/>
          </w:tblGrid>
        </w:tblGridChange>
      </w:tblGrid>
      <w:tr>
        <w:trPr>
          <w:cantSplit w:val="0"/>
          <w:tblHeader w:val="0"/>
        </w:trPr>
        <w:tc>
          <w:tcPr>
            <w:shd w:fill="b3b3b3" w:val="clea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Termo/Sigla</w:t>
            </w:r>
          </w:p>
        </w:tc>
        <w:tc>
          <w:tcPr>
            <w:shd w:fill="b3b3b3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even"/>
      <w:footerReference r:id="rId29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  <w:tbl>
    <w:tblPr>
      <w:tblStyle w:val="Table6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521"/>
      <w:gridCol w:w="1484"/>
      <w:gridCol w:w="1705"/>
      <w:tblGridChange w:id="0">
        <w:tblGrid>
          <w:gridCol w:w="6521"/>
          <w:gridCol w:w="1484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5309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&lt;S</w:t>
          </w:r>
          <w:r w:rsidDel="00000000" w:rsidR="00000000" w:rsidRPr="00000000">
            <w:rPr>
              <w:rtl w:val="0"/>
            </w:rPr>
            <w:t xml:space="preserve">GB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 - &lt;</w:t>
          </w:r>
          <w:r w:rsidDel="00000000" w:rsidR="00000000" w:rsidRPr="00000000">
            <w:rPr>
              <w:rtl w:val="0"/>
            </w:rPr>
            <w:t xml:space="preserve">Sistema de Gerenciamento de Biblioteca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1.0.0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90575" cy="438150"/>
                <wp:effectExtent b="0" l="0" r="0" t="0"/>
                <wp:docPr id="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&lt;Marca do Cliente&gt;</w:t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do Utilizador</w:t>
          </w:r>
        </w:p>
      </w:tc>
      <w:tc>
        <w:tcPr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rPr>
        <w:ins w:author="Rronchesi" w:id="0" w:date="2005-02-15T08:26:00Z"/>
        <w:del w:author="luis.monteiro" w:id="1" w:date="2005-02-25T17:19:00Z"/>
      </w:rPr>
    </w:pPr>
    <w:ins w:author="Rronchesi" w:id="0" w:date="2005-02-15T08:26:00Z">
      <w:del w:author="luis.monteiro" w:id="1" w:date="2005-02-25T17:19:00Z">
        <w:r w:rsidDel="00000000" w:rsidR="00000000" w:rsidRPr="00000000">
          <w:rPr>
            <w:rtl w:val="0"/>
          </w:rPr>
        </w:r>
      </w:del>
    </w:ins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i w:val="0"/>
        <w:iCs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i w:val="0"/>
        <w:iCs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7.png"/><Relationship Id="rId21" Type="http://schemas.openxmlformats.org/officeDocument/2006/relationships/image" Target="media/image10.png"/><Relationship Id="rId24" Type="http://schemas.openxmlformats.org/officeDocument/2006/relationships/image" Target="media/image1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4.png"/><Relationship Id="rId25" Type="http://schemas.openxmlformats.org/officeDocument/2006/relationships/image" Target="media/image5.png"/><Relationship Id="rId28" Type="http://schemas.openxmlformats.org/officeDocument/2006/relationships/header" Target="header2.xml"/><Relationship Id="rId27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footer" Target="footer2.xml"/><Relationship Id="rId7" Type="http://schemas.openxmlformats.org/officeDocument/2006/relationships/image" Target="media/image21.png"/><Relationship Id="rId8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8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19" Type="http://schemas.openxmlformats.org/officeDocument/2006/relationships/image" Target="media/image12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